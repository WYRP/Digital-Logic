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E64B9" w14:textId="6E09AED5" w:rsidR="007E3689" w:rsidRPr="00381B81" w:rsidRDefault="007E3689" w:rsidP="007E3689">
      <w:pPr>
        <w:rPr>
          <w:rFonts w:ascii="Times New Roman" w:hAnsi="Times New Roman" w:cs="Times New Roman"/>
          <w:sz w:val="24"/>
          <w:szCs w:val="24"/>
        </w:rPr>
      </w:pPr>
      <w:proofErr w:type="spellStart"/>
      <w:r w:rsidRPr="00381B81">
        <w:rPr>
          <w:rFonts w:ascii="Times New Roman" w:hAnsi="Times New Roman" w:cs="Times New Roman"/>
          <w:sz w:val="24"/>
          <w:szCs w:val="24"/>
        </w:rPr>
        <w:t>Chenyi</w:t>
      </w:r>
      <w:proofErr w:type="spellEnd"/>
      <w:r w:rsidRPr="00381B81">
        <w:rPr>
          <w:rFonts w:ascii="Times New Roman" w:hAnsi="Times New Roman" w:cs="Times New Roman"/>
          <w:sz w:val="24"/>
          <w:szCs w:val="24"/>
        </w:rPr>
        <w:t xml:space="preserve"> Xu 260948311</w:t>
      </w:r>
    </w:p>
    <w:p w14:paraId="0F3C51AB" w14:textId="0686DE47" w:rsidR="002511E4" w:rsidRPr="00381B81" w:rsidRDefault="007E3689" w:rsidP="007E3689">
      <w:pPr>
        <w:rPr>
          <w:rFonts w:ascii="Times New Roman" w:hAnsi="Times New Roman" w:cs="Times New Roman"/>
          <w:sz w:val="24"/>
          <w:szCs w:val="24"/>
        </w:rPr>
      </w:pPr>
      <w:r w:rsidRPr="00381B81">
        <w:rPr>
          <w:rFonts w:ascii="Times New Roman" w:hAnsi="Times New Roman" w:cs="Times New Roman"/>
          <w:sz w:val="24"/>
          <w:szCs w:val="24"/>
        </w:rPr>
        <w:t>Yongru Pan 261001758</w:t>
      </w:r>
    </w:p>
    <w:p w14:paraId="6AECFA13" w14:textId="63837265" w:rsidR="007E3689" w:rsidRPr="00381B81" w:rsidRDefault="007E3689" w:rsidP="007E3689">
      <w:pPr>
        <w:rPr>
          <w:rFonts w:ascii="Times New Roman" w:hAnsi="Times New Roman" w:cs="Times New Roman"/>
          <w:sz w:val="24"/>
          <w:szCs w:val="24"/>
        </w:rPr>
      </w:pPr>
    </w:p>
    <w:p w14:paraId="26737FC5" w14:textId="129DC33F" w:rsidR="007E3689" w:rsidRDefault="2AA15125" w:rsidP="09329B40">
      <w:pPr>
        <w:jc w:val="center"/>
        <w:rPr>
          <w:rFonts w:ascii="Times New Roman" w:hAnsi="Times New Roman" w:cs="Times New Roman"/>
          <w:b/>
          <w:bCs/>
          <w:sz w:val="44"/>
          <w:szCs w:val="44"/>
        </w:rPr>
      </w:pPr>
      <w:r w:rsidRPr="09329B40">
        <w:rPr>
          <w:rFonts w:ascii="Times New Roman" w:hAnsi="Times New Roman" w:cs="Times New Roman"/>
          <w:b/>
          <w:bCs/>
          <w:sz w:val="44"/>
          <w:szCs w:val="44"/>
        </w:rPr>
        <w:t>VHDL 4 Report</w:t>
      </w:r>
    </w:p>
    <w:p w14:paraId="18E39061" w14:textId="06A59498" w:rsidR="007E3689" w:rsidRDefault="09329B40" w:rsidP="09329B40">
      <w:pPr>
        <w:jc w:val="center"/>
        <w:rPr>
          <w:rFonts w:ascii="Times New Roman" w:eastAsia="Times New Roman" w:hAnsi="Times New Roman" w:cs="Times New Roman"/>
          <w:b/>
          <w:bCs/>
          <w:sz w:val="24"/>
          <w:szCs w:val="24"/>
        </w:rPr>
      </w:pPr>
      <w:r w:rsidRPr="09329B40">
        <w:rPr>
          <w:rFonts w:ascii="Times New Roman" w:eastAsia="Times New Roman" w:hAnsi="Times New Roman" w:cs="Times New Roman"/>
          <w:b/>
          <w:bCs/>
          <w:sz w:val="24"/>
          <w:szCs w:val="24"/>
        </w:rPr>
        <w:t>Executive Summary</w:t>
      </w:r>
    </w:p>
    <w:p w14:paraId="6555BDB2" w14:textId="56CCED49" w:rsidR="09329B40" w:rsidRDefault="09329B40" w:rsidP="09329B40">
      <w:pPr>
        <w:jc w:val="left"/>
        <w:rPr>
          <w:rFonts w:ascii="Times New Roman" w:eastAsia="Times New Roman" w:hAnsi="Times New Roman" w:cs="Times New Roman"/>
          <w:sz w:val="19"/>
          <w:szCs w:val="19"/>
        </w:rPr>
      </w:pPr>
      <w:r w:rsidRPr="09329B40">
        <w:rPr>
          <w:rFonts w:ascii="Times New Roman" w:eastAsia="Times New Roman" w:hAnsi="Times New Roman" w:cs="Times New Roman"/>
          <w:sz w:val="19"/>
          <w:szCs w:val="19"/>
        </w:rPr>
        <w:t>A wrapper design circuit made with BCD adder code and seven segment decoder is made. The critical path of it is found. The circuit was then being tested on the Altera DE1_SoC board.</w:t>
      </w:r>
    </w:p>
    <w:p w14:paraId="33B86EEB" w14:textId="7DEB3C3A" w:rsidR="09329B40" w:rsidRDefault="09329B40" w:rsidP="09329B40">
      <w:pPr>
        <w:jc w:val="left"/>
        <w:rPr>
          <w:rFonts w:ascii="Times New Roman" w:eastAsia="Times New Roman" w:hAnsi="Times New Roman" w:cs="Times New Roman"/>
          <w:sz w:val="24"/>
          <w:szCs w:val="24"/>
        </w:rPr>
      </w:pPr>
    </w:p>
    <w:p w14:paraId="7E695230" w14:textId="2F8A1DE9" w:rsidR="007E3689" w:rsidRDefault="2AA15125" w:rsidP="09329B40">
      <w:pPr>
        <w:jc w:val="center"/>
        <w:rPr>
          <w:rFonts w:ascii="Times New Roman" w:eastAsia="Times New Roman" w:hAnsi="Times New Roman" w:cs="Times New Roman"/>
          <w:b/>
          <w:bCs/>
          <w:sz w:val="24"/>
          <w:szCs w:val="24"/>
        </w:rPr>
      </w:pPr>
      <w:r w:rsidRPr="09329B40">
        <w:rPr>
          <w:rFonts w:ascii="Times New Roman" w:eastAsia="Times New Roman" w:hAnsi="Times New Roman" w:cs="Times New Roman"/>
          <w:b/>
          <w:bCs/>
          <w:sz w:val="24"/>
          <w:szCs w:val="24"/>
        </w:rPr>
        <w:t>VHDL Code Explain</w:t>
      </w:r>
    </w:p>
    <w:p w14:paraId="1FD120B8" w14:textId="54930EE6" w:rsidR="00D33B3A" w:rsidRDefault="2D3B0A28" w:rsidP="09329B40">
      <w:pPr>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In the wrapper </w:t>
      </w:r>
      <w:r w:rsidR="6C35E874" w:rsidRPr="09329B40">
        <w:rPr>
          <w:rFonts w:ascii="Times New Roman" w:eastAsia="Times New Roman" w:hAnsi="Times New Roman" w:cs="Times New Roman"/>
          <w:sz w:val="24"/>
          <w:szCs w:val="24"/>
        </w:rPr>
        <w:t>design</w:t>
      </w:r>
      <w:r w:rsidRPr="09329B40">
        <w:rPr>
          <w:rFonts w:ascii="Times New Roman" w:eastAsia="Times New Roman" w:hAnsi="Times New Roman" w:cs="Times New Roman"/>
          <w:sz w:val="24"/>
          <w:szCs w:val="24"/>
        </w:rPr>
        <w:t xml:space="preserve">, a BCD behavioral code and a 7-segment decoder code is implemented. </w:t>
      </w:r>
      <w:r w:rsidR="7A7C932D" w:rsidRPr="09329B40">
        <w:rPr>
          <w:rFonts w:ascii="Times New Roman" w:eastAsia="Times New Roman" w:hAnsi="Times New Roman" w:cs="Times New Roman"/>
          <w:sz w:val="24"/>
          <w:szCs w:val="24"/>
        </w:rPr>
        <w:t xml:space="preserve">In the wrapper design, a BCD behavioral code and a 7-segment decoder code is implemented. </w:t>
      </w:r>
    </w:p>
    <w:p w14:paraId="082869F8" w14:textId="7419F190" w:rsidR="002511E4" w:rsidRDefault="002511E4" w:rsidP="007E3689">
      <w:pPr>
        <w:ind w:firstLine="420"/>
        <w:rPr>
          <w:rFonts w:ascii="Times New Roman" w:hAnsi="Times New Roman" w:cs="Times New Roman"/>
          <w:sz w:val="24"/>
          <w:szCs w:val="24"/>
        </w:rPr>
      </w:pPr>
    </w:p>
    <w:p w14:paraId="76141ACE" w14:textId="7AB2BD75" w:rsidR="002511E4" w:rsidRDefault="6C35E874" w:rsidP="007E3689">
      <w:pPr>
        <w:ind w:firstLine="420"/>
        <w:rPr>
          <w:rFonts w:ascii="Times New Roman" w:hAnsi="Times New Roman" w:cs="Times New Roman"/>
          <w:sz w:val="24"/>
          <w:szCs w:val="24"/>
        </w:rPr>
      </w:pPr>
      <w:r w:rsidRPr="09329B40">
        <w:rPr>
          <w:rFonts w:ascii="Times New Roman" w:hAnsi="Times New Roman" w:cs="Times New Roman"/>
          <w:sz w:val="24"/>
          <w:szCs w:val="24"/>
        </w:rPr>
        <w:t xml:space="preserve">The BCD behavioral code is the same as the one in the VHDL 3 assignment. The reasoning behind it is when the intermediate carry out is less than or equal to 9, no action is needed; when the intermediate carry out is more than 9, 6 is added to the result to get a carry out. </w:t>
      </w:r>
    </w:p>
    <w:p w14:paraId="70B7D584" w14:textId="502C3900" w:rsidR="002511E4" w:rsidRDefault="6C35E874" w:rsidP="007E3689">
      <w:pPr>
        <w:ind w:firstLine="420"/>
        <w:rPr>
          <w:rFonts w:ascii="Times New Roman" w:hAnsi="Times New Roman" w:cs="Times New Roman"/>
          <w:sz w:val="24"/>
          <w:szCs w:val="24"/>
        </w:rPr>
      </w:pPr>
      <w:r w:rsidRPr="09329B40">
        <w:rPr>
          <w:rFonts w:ascii="Times New Roman" w:hAnsi="Times New Roman" w:cs="Times New Roman"/>
          <w:sz w:val="24"/>
          <w:szCs w:val="24"/>
        </w:rPr>
        <w:t xml:space="preserve">The 7-segment decoder is given in the VHDL 4 handout. </w:t>
      </w:r>
    </w:p>
    <w:p w14:paraId="0471EA2B" w14:textId="0EA9C9EB" w:rsidR="007E3689" w:rsidRDefault="007E3689" w:rsidP="007E3689">
      <w:pPr>
        <w:ind w:firstLine="420"/>
        <w:rPr>
          <w:rFonts w:ascii="Times New Roman" w:hAnsi="Times New Roman" w:cs="Times New Roman"/>
          <w:sz w:val="24"/>
          <w:szCs w:val="24"/>
        </w:rPr>
      </w:pPr>
    </w:p>
    <w:p w14:paraId="3E437F97" w14:textId="3E829707" w:rsidR="00A34049" w:rsidRDefault="4ED5FFEB" w:rsidP="09329B40">
      <w:pPr>
        <w:ind w:firstLine="420"/>
        <w:jc w:val="center"/>
        <w:rPr>
          <w:rFonts w:ascii="Times New Roman" w:hAnsi="Times New Roman" w:cs="Times New Roman"/>
          <w:b/>
          <w:bCs/>
          <w:sz w:val="24"/>
          <w:szCs w:val="24"/>
        </w:rPr>
      </w:pPr>
      <w:r w:rsidRPr="09329B40">
        <w:rPr>
          <w:rFonts w:ascii="Times New Roman" w:hAnsi="Times New Roman" w:cs="Times New Roman"/>
          <w:b/>
          <w:bCs/>
          <w:sz w:val="24"/>
          <w:szCs w:val="24"/>
        </w:rPr>
        <w:t>Obtained Time Waveform</w:t>
      </w:r>
    </w:p>
    <w:p w14:paraId="5D85681E" w14:textId="77777777" w:rsidR="00A34049" w:rsidRDefault="00A34049" w:rsidP="007E3689">
      <w:pPr>
        <w:ind w:firstLine="420"/>
        <w:jc w:val="center"/>
        <w:rPr>
          <w:noProof/>
        </w:rPr>
      </w:pPr>
    </w:p>
    <w:p w14:paraId="6229F7EB" w14:textId="77777777" w:rsidR="00A34049" w:rsidRDefault="4ED5FFEB" w:rsidP="007E3689">
      <w:pPr>
        <w:ind w:firstLine="420"/>
        <w:jc w:val="center"/>
        <w:rPr>
          <w:noProof/>
        </w:rPr>
      </w:pPr>
      <w:ins w:id="0" w:author="Alice Xu" w:date="2022-02-24T15:17:00Z">
        <w:r>
          <w:rPr>
            <w:noProof/>
          </w:rPr>
          <w:drawing>
            <wp:inline distT="0" distB="0" distL="0" distR="0" wp14:anchorId="16640EC0" wp14:editId="294C7E8C">
              <wp:extent cx="5274310" cy="2544992"/>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rcRect b="35668"/>
                      <a:stretch>
                        <a:fillRect/>
                      </a:stretch>
                    </pic:blipFill>
                    <pic:spPr>
                      <a:xfrm>
                        <a:off x="0" y="0"/>
                        <a:ext cx="5274310" cy="2544992"/>
                      </a:xfrm>
                      <a:prstGeom prst="rect">
                        <a:avLst/>
                      </a:prstGeom>
                    </pic:spPr>
                  </pic:pic>
                </a:graphicData>
              </a:graphic>
            </wp:inline>
          </w:drawing>
        </w:r>
      </w:ins>
    </w:p>
    <w:p w14:paraId="74656AE2" w14:textId="379ECCF7" w:rsidR="007E3689" w:rsidRDefault="4ED5FFEB" w:rsidP="007E3689">
      <w:pPr>
        <w:ind w:firstLine="420"/>
        <w:jc w:val="center"/>
        <w:rPr>
          <w:rFonts w:ascii="Times New Roman" w:hAnsi="Times New Roman" w:cs="Times New Roman"/>
          <w:sz w:val="24"/>
          <w:szCs w:val="24"/>
        </w:rPr>
      </w:pPr>
      <w:ins w:id="1" w:author="Alice Xu" w:date="2022-02-24T15:17:00Z">
        <w:r>
          <w:rPr>
            <w:noProof/>
          </w:rPr>
          <w:lastRenderedPageBreak/>
          <w:drawing>
            <wp:inline distT="0" distB="0" distL="0" distR="0" wp14:anchorId="084CBB68" wp14:editId="0F846426">
              <wp:extent cx="5273459" cy="3348395"/>
              <wp:effectExtent l="0" t="0" r="381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rcRect t="4142" b="11205"/>
                      <a:stretch>
                        <a:fillRect/>
                      </a:stretch>
                    </pic:blipFill>
                    <pic:spPr>
                      <a:xfrm>
                        <a:off x="0" y="0"/>
                        <a:ext cx="5273459" cy="3348395"/>
                      </a:xfrm>
                      <a:prstGeom prst="rect">
                        <a:avLst/>
                      </a:prstGeom>
                    </pic:spPr>
                  </pic:pic>
                </a:graphicData>
              </a:graphic>
            </wp:inline>
          </w:drawing>
        </w:r>
      </w:ins>
    </w:p>
    <w:p w14:paraId="6EAB0C22" w14:textId="77777777" w:rsidR="00A34049" w:rsidRDefault="00A34049" w:rsidP="007E3689">
      <w:pPr>
        <w:ind w:firstLine="420"/>
        <w:jc w:val="left"/>
        <w:rPr>
          <w:noProof/>
        </w:rPr>
      </w:pPr>
    </w:p>
    <w:p w14:paraId="133C04FE" w14:textId="77777777" w:rsidR="00A34049" w:rsidRDefault="4ED5FFEB" w:rsidP="007E3689">
      <w:pPr>
        <w:ind w:firstLine="420"/>
        <w:jc w:val="left"/>
        <w:rPr>
          <w:noProof/>
        </w:rPr>
      </w:pPr>
      <w:ins w:id="2" w:author="Alice Xu" w:date="2022-02-24T15:17:00Z">
        <w:r>
          <w:rPr>
            <w:noProof/>
          </w:rPr>
          <w:drawing>
            <wp:inline distT="0" distB="0" distL="0" distR="0" wp14:anchorId="48A37D22" wp14:editId="6D5907CF">
              <wp:extent cx="5391152" cy="3279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rcRect t="3203" b="15675"/>
                      <a:stretch>
                        <a:fillRect/>
                      </a:stretch>
                    </pic:blipFill>
                    <pic:spPr>
                      <a:xfrm>
                        <a:off x="0" y="0"/>
                        <a:ext cx="5391152" cy="3279683"/>
                      </a:xfrm>
                      <a:prstGeom prst="rect">
                        <a:avLst/>
                      </a:prstGeom>
                    </pic:spPr>
                  </pic:pic>
                </a:graphicData>
              </a:graphic>
            </wp:inline>
          </w:drawing>
        </w:r>
      </w:ins>
    </w:p>
    <w:p w14:paraId="279C1F1D" w14:textId="0EDD525C" w:rsidR="007E3689" w:rsidRDefault="4ED5FFEB" w:rsidP="007E3689">
      <w:pPr>
        <w:ind w:firstLine="420"/>
        <w:jc w:val="left"/>
      </w:pPr>
      <w:r>
        <w:rPr>
          <w:noProof/>
        </w:rPr>
        <w:lastRenderedPageBreak/>
        <w:drawing>
          <wp:inline distT="0" distB="0" distL="0" distR="0" wp14:anchorId="7E33BEE1" wp14:editId="082F4EC1">
            <wp:extent cx="5363614" cy="3080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rcRect t="3665" b="19752"/>
                    <a:stretch>
                      <a:fillRect/>
                    </a:stretch>
                  </pic:blipFill>
                  <pic:spPr bwMode="auto">
                    <a:xfrm>
                      <a:off x="0" y="0"/>
                      <a:ext cx="5363614" cy="3080980"/>
                    </a:xfrm>
                    <a:prstGeom prst="rect">
                      <a:avLst/>
                    </a:prstGeom>
                    <a:ln>
                      <a:noFill/>
                    </a:ln>
                    <a:extLst>
                      <a:ext uri="{53640926-AAD7-44D8-BBD7-CCE9431645EC}">
                        <a14:shadowObscured xmlns:a14="http://schemas.microsoft.com/office/drawing/2010/main"/>
                      </a:ext>
                    </a:extLst>
                  </pic:spPr>
                </pic:pic>
              </a:graphicData>
            </a:graphic>
          </wp:inline>
        </w:drawing>
      </w:r>
    </w:p>
    <w:p w14:paraId="319D7AF5" w14:textId="55FEE548" w:rsidR="007E3689" w:rsidRDefault="007E3689" w:rsidP="09329B40">
      <w:pPr>
        <w:ind w:firstLine="420"/>
        <w:jc w:val="left"/>
        <w:rPr>
          <w:rFonts w:ascii="Times New Roman" w:eastAsia="Times New Roman" w:hAnsi="Times New Roman" w:cs="Times New Roman"/>
          <w:sz w:val="24"/>
          <w:szCs w:val="24"/>
        </w:rPr>
      </w:pPr>
    </w:p>
    <w:p w14:paraId="78782117" w14:textId="0F8C678D"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Critical path: </w:t>
      </w:r>
      <w:proofErr w:type="gramStart"/>
      <w:r w:rsidRPr="09329B40">
        <w:rPr>
          <w:rFonts w:ascii="Times New Roman" w:eastAsia="Times New Roman" w:hAnsi="Times New Roman" w:cs="Times New Roman"/>
          <w:sz w:val="24"/>
          <w:szCs w:val="24"/>
        </w:rPr>
        <w:t>B[</w:t>
      </w:r>
      <w:proofErr w:type="gramEnd"/>
      <w:r w:rsidRPr="09329B40">
        <w:rPr>
          <w:rFonts w:ascii="Times New Roman" w:eastAsia="Times New Roman" w:hAnsi="Times New Roman" w:cs="Times New Roman"/>
          <w:sz w:val="24"/>
          <w:szCs w:val="24"/>
        </w:rPr>
        <w:t>0] - S[</w:t>
      </w:r>
      <w:ins w:id="3" w:author="Alice Xu" w:date="2022-02-24T15:17:00Z">
        <w:r w:rsidRPr="09329B40">
          <w:rPr>
            <w:rFonts w:ascii="Times New Roman" w:eastAsia="Times New Roman" w:hAnsi="Times New Roman" w:cs="Times New Roman"/>
            <w:sz w:val="24"/>
            <w:szCs w:val="24"/>
          </w:rPr>
          <w:t>2]</w:t>
        </w:r>
      </w:ins>
    </w:p>
    <w:p w14:paraId="7DEF4A2C" w14:textId="279819A3" w:rsidR="007E3689" w:rsidRDefault="007E3689" w:rsidP="09329B40">
      <w:pPr>
        <w:ind w:firstLine="420"/>
        <w:jc w:val="left"/>
        <w:rPr>
          <w:rFonts w:ascii="Times New Roman" w:eastAsia="Times New Roman" w:hAnsi="Times New Roman" w:cs="Times New Roman"/>
          <w:sz w:val="24"/>
          <w:szCs w:val="24"/>
        </w:rPr>
      </w:pPr>
    </w:p>
    <w:p w14:paraId="5506D7E4" w14:textId="52C44658" w:rsidR="007E3689" w:rsidRDefault="09329B40" w:rsidP="09329B40">
      <w:pPr>
        <w:jc w:val="center"/>
        <w:rPr>
          <w:rFonts w:ascii="Times New Roman" w:eastAsia="Times New Roman" w:hAnsi="Times New Roman" w:cs="Times New Roman"/>
          <w:b/>
          <w:bCs/>
          <w:sz w:val="24"/>
          <w:szCs w:val="24"/>
        </w:rPr>
      </w:pPr>
      <w:r w:rsidRPr="09329B40">
        <w:rPr>
          <w:rFonts w:ascii="Times New Roman" w:eastAsia="Times New Roman" w:hAnsi="Times New Roman" w:cs="Times New Roman"/>
          <w:b/>
          <w:bCs/>
          <w:sz w:val="24"/>
          <w:szCs w:val="24"/>
        </w:rPr>
        <w:t>FPGA photos and Switch Explain</w:t>
      </w:r>
    </w:p>
    <w:p w14:paraId="52FEA716" w14:textId="01411C9F" w:rsidR="007E3689" w:rsidRDefault="09329B40" w:rsidP="09329B40">
      <w:pPr>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Switches from right to left: </w:t>
      </w:r>
      <w:proofErr w:type="gramStart"/>
      <w:r w:rsidRPr="09329B40">
        <w:rPr>
          <w:rFonts w:ascii="Times New Roman" w:eastAsia="Times New Roman" w:hAnsi="Times New Roman" w:cs="Times New Roman"/>
          <w:sz w:val="24"/>
          <w:szCs w:val="24"/>
        </w:rPr>
        <w:t>A[</w:t>
      </w:r>
      <w:proofErr w:type="gramEnd"/>
      <w:r w:rsidRPr="09329B40">
        <w:rPr>
          <w:rFonts w:ascii="Times New Roman" w:eastAsia="Times New Roman" w:hAnsi="Times New Roman" w:cs="Times New Roman"/>
          <w:sz w:val="24"/>
          <w:szCs w:val="24"/>
        </w:rPr>
        <w:t>0], A[1], A[2], A[3], B[0], B[1], B[2], B[3]</w:t>
      </w:r>
    </w:p>
    <w:p w14:paraId="237775DE" w14:textId="0F8C8254" w:rsidR="007E3689" w:rsidRDefault="09329B40" w:rsidP="09329B40">
      <w:pPr>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LED segments from right to left: </w:t>
      </w:r>
    </w:p>
    <w:p w14:paraId="7698D8CD" w14:textId="0BB14E3E"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Right most LED: bit 0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0]</w:t>
      </w:r>
    </w:p>
    <w:p w14:paraId="66FC2456" w14:textId="7B378397"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1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1]</w:t>
      </w:r>
    </w:p>
    <w:p w14:paraId="09F34A2B" w14:textId="52FB65D1"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0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2]</w:t>
      </w:r>
    </w:p>
    <w:p w14:paraId="735EEB5B" w14:textId="156FC5D6"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0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3]</w:t>
      </w:r>
    </w:p>
    <w:p w14:paraId="57C06EC2" w14:textId="5525CB29"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0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4]</w:t>
      </w:r>
    </w:p>
    <w:p w14:paraId="46E384B7" w14:textId="4A753633"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0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5]</w:t>
      </w:r>
    </w:p>
    <w:p w14:paraId="12AE4416" w14:textId="6DB36430"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0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6]</w:t>
      </w:r>
    </w:p>
    <w:p w14:paraId="5E630E1B" w14:textId="492248FC"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Right second LED: bit 0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0]</w:t>
      </w:r>
    </w:p>
    <w:p w14:paraId="7292A8E7" w14:textId="6E41DAFB"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1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1]</w:t>
      </w:r>
    </w:p>
    <w:p w14:paraId="406E05AB" w14:textId="57D12246"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2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2]</w:t>
      </w:r>
    </w:p>
    <w:p w14:paraId="57A4AA36" w14:textId="44371A93"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3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3]</w:t>
      </w:r>
    </w:p>
    <w:p w14:paraId="774BD328" w14:textId="611B5361"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4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4]</w:t>
      </w:r>
    </w:p>
    <w:p w14:paraId="0AA145A2" w14:textId="5B926CB3"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5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5]</w:t>
      </w:r>
    </w:p>
    <w:p w14:paraId="757C0BBC" w14:textId="077A9064"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6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6]</w:t>
      </w:r>
    </w:p>
    <w:p w14:paraId="6F301FE3" w14:textId="378A46DA"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Right fourth LED: bit 0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0]</w:t>
      </w:r>
    </w:p>
    <w:p w14:paraId="2DE43C83" w14:textId="65CF4689"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1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1]</w:t>
      </w:r>
    </w:p>
    <w:p w14:paraId="02392D23" w14:textId="2BDEA2A3"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2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2]</w:t>
      </w:r>
    </w:p>
    <w:p w14:paraId="5D651F2F" w14:textId="638999E6"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3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3]</w:t>
      </w:r>
    </w:p>
    <w:p w14:paraId="4EF3A132" w14:textId="0350F96F"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4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4]</w:t>
      </w:r>
    </w:p>
    <w:p w14:paraId="278EBE58" w14:textId="1077551D"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5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5]</w:t>
      </w:r>
    </w:p>
    <w:p w14:paraId="35680B1E" w14:textId="3A3F51C2"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6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6]</w:t>
      </w:r>
    </w:p>
    <w:p w14:paraId="66CE17BD" w14:textId="684264B4" w:rsidR="007E3689" w:rsidRDefault="007E3689" w:rsidP="09329B40">
      <w:pPr>
        <w:ind w:firstLine="420"/>
        <w:jc w:val="left"/>
        <w:rPr>
          <w:rFonts w:ascii="Times New Roman" w:eastAsia="Times New Roman" w:hAnsi="Times New Roman" w:cs="Times New Roman"/>
          <w:sz w:val="24"/>
          <w:szCs w:val="24"/>
        </w:rPr>
      </w:pPr>
    </w:p>
    <w:p w14:paraId="3BCC754C" w14:textId="205DB6C9" w:rsidR="007E3689" w:rsidRDefault="007E3689" w:rsidP="09329B40">
      <w:pPr>
        <w:ind w:firstLine="420"/>
        <w:jc w:val="left"/>
        <w:rPr>
          <w:rFonts w:ascii="Times New Roman" w:eastAsia="Times New Roman" w:hAnsi="Times New Roman" w:cs="Times New Roman"/>
          <w:sz w:val="24"/>
          <w:szCs w:val="24"/>
        </w:rPr>
      </w:pPr>
    </w:p>
    <w:p w14:paraId="7514AC36" w14:textId="271A671C" w:rsidR="007E3689" w:rsidRDefault="007E3689" w:rsidP="09329B40">
      <w:pPr>
        <w:ind w:firstLine="420"/>
        <w:jc w:val="left"/>
        <w:rPr>
          <w:rFonts w:ascii="Times New Roman" w:eastAsia="Times New Roman" w:hAnsi="Times New Roman" w:cs="Times New Roman"/>
          <w:sz w:val="24"/>
          <w:szCs w:val="24"/>
        </w:rPr>
      </w:pPr>
    </w:p>
    <w:p w14:paraId="09EB338F" w14:textId="37CED755"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Right third LED: bit 0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7]</w:t>
      </w:r>
    </w:p>
    <w:p w14:paraId="7435222C" w14:textId="2088FA7D"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1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8]</w:t>
      </w:r>
    </w:p>
    <w:p w14:paraId="0B3BB126" w14:textId="49371474"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2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9]</w:t>
      </w:r>
    </w:p>
    <w:p w14:paraId="45A242F2" w14:textId="506E0EE5"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3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10]</w:t>
      </w:r>
    </w:p>
    <w:p w14:paraId="2BA5E10F" w14:textId="6D2C608C"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4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11]</w:t>
      </w:r>
    </w:p>
    <w:p w14:paraId="450D72C8" w14:textId="7269B3EA"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bit 5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12]</w:t>
      </w:r>
    </w:p>
    <w:p w14:paraId="06DBA8C3" w14:textId="24D8842C" w:rsidR="007E3689" w:rsidRPr="00381B81" w:rsidRDefault="09329B40" w:rsidP="00381B81">
      <w:pPr>
        <w:ind w:firstLine="420"/>
        <w:jc w:val="left"/>
        <w:rPr>
          <w:rFonts w:ascii="Times New Roman" w:hAnsi="Times New Roman" w:cs="Times New Roman"/>
          <w:sz w:val="24"/>
          <w:szCs w:val="24"/>
        </w:rPr>
      </w:pPr>
      <w:r w:rsidRPr="09329B40">
        <w:rPr>
          <w:rFonts w:ascii="Times New Roman" w:eastAsia="Times New Roman" w:hAnsi="Times New Roman" w:cs="Times New Roman"/>
          <w:sz w:val="24"/>
          <w:szCs w:val="24"/>
        </w:rPr>
        <w:t xml:space="preserve">bit 6 == </w:t>
      </w:r>
      <w:proofErr w:type="spellStart"/>
      <w:r w:rsidRPr="09329B40">
        <w:rPr>
          <w:rFonts w:ascii="Times New Roman" w:eastAsia="Times New Roman" w:hAnsi="Times New Roman" w:cs="Times New Roman"/>
          <w:sz w:val="24"/>
          <w:szCs w:val="24"/>
        </w:rPr>
        <w:t>decoded_</w:t>
      </w:r>
      <w:proofErr w:type="gramStart"/>
      <w:r w:rsidRPr="09329B40">
        <w:rPr>
          <w:rFonts w:ascii="Times New Roman" w:eastAsia="Times New Roman" w:hAnsi="Times New Roman" w:cs="Times New Roman"/>
          <w:sz w:val="24"/>
          <w:szCs w:val="24"/>
        </w:rPr>
        <w:t>AplusB</w:t>
      </w:r>
      <w:proofErr w:type="spellEnd"/>
      <w:r w:rsidRPr="09329B40">
        <w:rPr>
          <w:rFonts w:ascii="Times New Roman" w:eastAsia="Times New Roman" w:hAnsi="Times New Roman" w:cs="Times New Roman"/>
          <w:sz w:val="24"/>
          <w:szCs w:val="24"/>
        </w:rPr>
        <w:t>[</w:t>
      </w:r>
      <w:proofErr w:type="gramEnd"/>
      <w:r w:rsidRPr="09329B40">
        <w:rPr>
          <w:rFonts w:ascii="Times New Roman" w:eastAsia="Times New Roman" w:hAnsi="Times New Roman" w:cs="Times New Roman"/>
          <w:sz w:val="24"/>
          <w:szCs w:val="24"/>
        </w:rPr>
        <w:t>13]</w:t>
      </w:r>
    </w:p>
    <w:p w14:paraId="38175D5F" w14:textId="5622A6BB" w:rsidR="007E3689" w:rsidRDefault="007E3689" w:rsidP="09329B40">
      <w:pPr>
        <w:jc w:val="center"/>
        <w:rPr>
          <w:rFonts w:ascii="Times New Roman" w:eastAsia="Times New Roman" w:hAnsi="Times New Roman" w:cs="Times New Roman"/>
          <w:sz w:val="24"/>
          <w:szCs w:val="24"/>
        </w:rPr>
      </w:pPr>
    </w:p>
    <w:p w14:paraId="4B412DC9" w14:textId="20ACDAA9" w:rsidR="007E3689" w:rsidRDefault="09329B40" w:rsidP="09329B40">
      <w:pPr>
        <w:jc w:val="left"/>
      </w:pPr>
      <w:r>
        <w:rPr>
          <w:noProof/>
        </w:rPr>
        <w:drawing>
          <wp:inline distT="0" distB="0" distL="0" distR="0" wp14:anchorId="596AB76D" wp14:editId="7064A1E6">
            <wp:extent cx="3429000" cy="4572000"/>
            <wp:effectExtent l="571500" t="0" r="571500" b="0"/>
            <wp:docPr id="1153924236" name="Picture 1153924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p>
    <w:p w14:paraId="6F979B2E" w14:textId="03DB2739" w:rsidR="007E3689" w:rsidRDefault="09329B40" w:rsidP="09329B40">
      <w:pPr>
        <w:jc w:val="center"/>
        <w:rPr>
          <w:rFonts w:ascii="Times New Roman" w:eastAsia="Times New Roman" w:hAnsi="Times New Roman" w:cs="Times New Roman"/>
          <w:b/>
          <w:bCs/>
          <w:sz w:val="24"/>
          <w:szCs w:val="24"/>
        </w:rPr>
      </w:pPr>
      <w:r w:rsidRPr="09329B40">
        <w:rPr>
          <w:rFonts w:ascii="Times New Roman" w:eastAsia="Times New Roman" w:hAnsi="Times New Roman" w:cs="Times New Roman"/>
          <w:b/>
          <w:bCs/>
          <w:sz w:val="24"/>
          <w:szCs w:val="24"/>
        </w:rPr>
        <w:t>Number of pins and Logic Modules</w:t>
      </w:r>
    </w:p>
    <w:p w14:paraId="767309D7" w14:textId="608550FE" w:rsidR="007E3689" w:rsidRDefault="09329B40" w:rsidP="09329B40">
      <w:pPr>
        <w:jc w:val="center"/>
      </w:pPr>
      <w:r>
        <w:rPr>
          <w:noProof/>
        </w:rPr>
        <w:lastRenderedPageBreak/>
        <w:drawing>
          <wp:inline distT="0" distB="0" distL="0" distR="0" wp14:anchorId="2ABA0875" wp14:editId="31C98FC8">
            <wp:extent cx="4572000" cy="3429000"/>
            <wp:effectExtent l="0" t="0" r="0" b="0"/>
            <wp:docPr id="27236561" name="Picture 2723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E2C8AD5" w14:textId="35C0555A" w:rsidR="007E3689" w:rsidRDefault="09329B40" w:rsidP="09329B40">
      <w:pPr>
        <w:jc w:val="center"/>
        <w:rPr>
          <w:rFonts w:ascii="Times New Roman" w:eastAsia="Times New Roman" w:hAnsi="Times New Roman" w:cs="Times New Roman"/>
          <w:sz w:val="24"/>
          <w:szCs w:val="24"/>
        </w:rPr>
      </w:pPr>
      <w:r w:rsidRPr="09329B40">
        <w:rPr>
          <w:rFonts w:ascii="Times New Roman" w:eastAsia="Times New Roman" w:hAnsi="Times New Roman" w:cs="Times New Roman"/>
          <w:b/>
          <w:bCs/>
          <w:sz w:val="24"/>
          <w:szCs w:val="24"/>
        </w:rPr>
        <w:t>Result</w:t>
      </w:r>
    </w:p>
    <w:p w14:paraId="05883B5A" w14:textId="0D760A8E"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The result obtained is</w:t>
      </w:r>
      <w:r w:rsidR="00B9628F">
        <w:rPr>
          <w:rFonts w:ascii="Times New Roman" w:eastAsia="Times New Roman" w:hAnsi="Times New Roman" w:cs="Times New Roman"/>
          <w:sz w:val="24"/>
          <w:szCs w:val="24"/>
        </w:rPr>
        <w:t xml:space="preserve"> aligned </w:t>
      </w:r>
      <w:r w:rsidRPr="09329B40">
        <w:rPr>
          <w:rFonts w:ascii="Times New Roman" w:eastAsia="Times New Roman" w:hAnsi="Times New Roman" w:cs="Times New Roman"/>
          <w:sz w:val="24"/>
          <w:szCs w:val="24"/>
        </w:rPr>
        <w:t>with the expectation where the right two LEDs indicate the two inputs A and B, and the left two LEDs together indicate the sum of A and B.</w:t>
      </w:r>
    </w:p>
    <w:p w14:paraId="4BC28D0F" w14:textId="216439D4" w:rsidR="007E3689" w:rsidRDefault="09329B40" w:rsidP="09329B40">
      <w:pPr>
        <w:jc w:val="center"/>
        <w:rPr>
          <w:rFonts w:ascii="Times New Roman" w:eastAsia="Times New Roman" w:hAnsi="Times New Roman" w:cs="Times New Roman"/>
          <w:sz w:val="24"/>
          <w:szCs w:val="24"/>
        </w:rPr>
      </w:pPr>
      <w:r w:rsidRPr="09329B40">
        <w:rPr>
          <w:rFonts w:ascii="Times New Roman" w:eastAsia="Times New Roman" w:hAnsi="Times New Roman" w:cs="Times New Roman"/>
          <w:b/>
          <w:bCs/>
          <w:sz w:val="24"/>
          <w:szCs w:val="24"/>
        </w:rPr>
        <w:t>Conclusion</w:t>
      </w:r>
    </w:p>
    <w:p w14:paraId="066D52F3" w14:textId="6F8AF37D"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The lab is completed successfully as indicated in the instructions. </w:t>
      </w:r>
    </w:p>
    <w:p w14:paraId="577C95E3" w14:textId="6C6BDE03"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In part 4, we have successfully found the critical path of the Slow 1100mv 85C Model. The critical path of the Fast 1100mv 85C Model is not found because there is no violation occurred. The critical path in this section is found to be from </w:t>
      </w:r>
      <w:proofErr w:type="gramStart"/>
      <w:r w:rsidRPr="09329B40">
        <w:rPr>
          <w:rFonts w:ascii="Times New Roman" w:eastAsia="Times New Roman" w:hAnsi="Times New Roman" w:cs="Times New Roman"/>
          <w:sz w:val="24"/>
          <w:szCs w:val="24"/>
        </w:rPr>
        <w:t>B[</w:t>
      </w:r>
      <w:proofErr w:type="gramEnd"/>
      <w:r w:rsidRPr="09329B40">
        <w:rPr>
          <w:rFonts w:ascii="Times New Roman" w:eastAsia="Times New Roman" w:hAnsi="Times New Roman" w:cs="Times New Roman"/>
          <w:sz w:val="24"/>
          <w:szCs w:val="24"/>
        </w:rPr>
        <w:t xml:space="preserve">0] to S[2] since this path has the longest propagation time. </w:t>
      </w:r>
    </w:p>
    <w:p w14:paraId="37E34C16" w14:textId="2D97B661"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In part 5, the 7-segment LED decoder is successfully created following the instruction in handout.</w:t>
      </w:r>
    </w:p>
    <w:p w14:paraId="51200AA0" w14:textId="621E5D75"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In part 6, the wrapper design is created with BCD behavioral and 7-segment LED decoder and compiled successfully.</w:t>
      </w:r>
    </w:p>
    <w:p w14:paraId="34B5F415" w14:textId="5C15CFA6"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In part 7, the test is done and passed as expected. Only that the placement of the LED is inverse from what is expected due to the inverse assignment of pins. Once pins are reversely assigned, the LED will be displayed as expected. </w:t>
      </w:r>
    </w:p>
    <w:p w14:paraId="007E2CC5" w14:textId="465B7A77" w:rsidR="007E3689" w:rsidRDefault="09329B40" w:rsidP="09329B40">
      <w:pPr>
        <w:ind w:firstLine="420"/>
        <w:jc w:val="left"/>
        <w:rPr>
          <w:rFonts w:ascii="Times New Roman" w:eastAsia="Times New Roman" w:hAnsi="Times New Roman" w:cs="Times New Roman"/>
          <w:sz w:val="24"/>
          <w:szCs w:val="24"/>
        </w:rPr>
      </w:pPr>
      <w:r w:rsidRPr="09329B40">
        <w:rPr>
          <w:rFonts w:ascii="Times New Roman" w:eastAsia="Times New Roman" w:hAnsi="Times New Roman" w:cs="Times New Roman"/>
          <w:sz w:val="24"/>
          <w:szCs w:val="24"/>
        </w:rPr>
        <w:t xml:space="preserve">Overall, the VHDL lab is successful. </w:t>
      </w:r>
    </w:p>
    <w:p w14:paraId="54716303" w14:textId="009DC766" w:rsidR="09329B40" w:rsidRDefault="09329B40" w:rsidP="09329B40">
      <w:pPr>
        <w:jc w:val="left"/>
      </w:pPr>
    </w:p>
    <w:sectPr w:rsidR="09329B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A6A"/>
    <w:rsid w:val="00093A6A"/>
    <w:rsid w:val="00096E72"/>
    <w:rsid w:val="001751AF"/>
    <w:rsid w:val="002511E4"/>
    <w:rsid w:val="00381B81"/>
    <w:rsid w:val="004C4AAB"/>
    <w:rsid w:val="005114DE"/>
    <w:rsid w:val="006440CC"/>
    <w:rsid w:val="00774D6B"/>
    <w:rsid w:val="007E3689"/>
    <w:rsid w:val="0082529F"/>
    <w:rsid w:val="008D18A7"/>
    <w:rsid w:val="00A34049"/>
    <w:rsid w:val="00B9628F"/>
    <w:rsid w:val="00BB330C"/>
    <w:rsid w:val="00C8276D"/>
    <w:rsid w:val="00D074A8"/>
    <w:rsid w:val="00D33B3A"/>
    <w:rsid w:val="00E05BAB"/>
    <w:rsid w:val="00F8593D"/>
    <w:rsid w:val="020BD6E4"/>
    <w:rsid w:val="03542EEA"/>
    <w:rsid w:val="038E068D"/>
    <w:rsid w:val="06D8E4FC"/>
    <w:rsid w:val="09329B40"/>
    <w:rsid w:val="0EC5F2C9"/>
    <w:rsid w:val="0F40B46C"/>
    <w:rsid w:val="10926E72"/>
    <w:rsid w:val="10C4BE31"/>
    <w:rsid w:val="11F921F5"/>
    <w:rsid w:val="13E004D0"/>
    <w:rsid w:val="146891E8"/>
    <w:rsid w:val="1A7AE310"/>
    <w:rsid w:val="1B437981"/>
    <w:rsid w:val="1ED3F568"/>
    <w:rsid w:val="1EE02900"/>
    <w:rsid w:val="2324B512"/>
    <w:rsid w:val="263AA974"/>
    <w:rsid w:val="26E84688"/>
    <w:rsid w:val="2A8C1A3F"/>
    <w:rsid w:val="2AA15125"/>
    <w:rsid w:val="2BDA0A0C"/>
    <w:rsid w:val="2D3B0A28"/>
    <w:rsid w:val="2DA15369"/>
    <w:rsid w:val="32FDA73A"/>
    <w:rsid w:val="3419D428"/>
    <w:rsid w:val="39D7ECC3"/>
    <w:rsid w:val="3F341CD4"/>
    <w:rsid w:val="4182450E"/>
    <w:rsid w:val="4261405A"/>
    <w:rsid w:val="4750C39F"/>
    <w:rsid w:val="4C32486B"/>
    <w:rsid w:val="4CC25C6C"/>
    <w:rsid w:val="4ED5FFEB"/>
    <w:rsid w:val="4FAABCCF"/>
    <w:rsid w:val="50CB7C49"/>
    <w:rsid w:val="51127709"/>
    <w:rsid w:val="53A3158D"/>
    <w:rsid w:val="54B3E665"/>
    <w:rsid w:val="54F34991"/>
    <w:rsid w:val="5D14F322"/>
    <w:rsid w:val="5DB5B615"/>
    <w:rsid w:val="5E6EFE5A"/>
    <w:rsid w:val="61CEBF14"/>
    <w:rsid w:val="62140101"/>
    <w:rsid w:val="636A8F75"/>
    <w:rsid w:val="63B20709"/>
    <w:rsid w:val="6563CD06"/>
    <w:rsid w:val="667FD2B6"/>
    <w:rsid w:val="67C51BBB"/>
    <w:rsid w:val="6BA1BAEA"/>
    <w:rsid w:val="6C35E874"/>
    <w:rsid w:val="6D3FC0F2"/>
    <w:rsid w:val="6F78E517"/>
    <w:rsid w:val="6F8AEA37"/>
    <w:rsid w:val="761133A1"/>
    <w:rsid w:val="77AD0402"/>
    <w:rsid w:val="781797CD"/>
    <w:rsid w:val="7846FDC7"/>
    <w:rsid w:val="7877B9EF"/>
    <w:rsid w:val="7A258F70"/>
    <w:rsid w:val="7A7C932D"/>
    <w:rsid w:val="7A90CFE3"/>
    <w:rsid w:val="7B942F7E"/>
    <w:rsid w:val="7C2CA044"/>
    <w:rsid w:val="7DDB3F13"/>
    <w:rsid w:val="7E382F6F"/>
    <w:rsid w:val="7F43C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21336"/>
  <w15:chartTrackingRefBased/>
  <w15:docId w15:val="{D717320B-302F-40F1-ADAA-DD26ABC66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image" Target="media/image1.jpg"/><Relationship Id="rId12" Type="http://schemas.openxmlformats.org/officeDocument/2006/relationships/image" Target="media/image6.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0"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45C52A8C1336842A93160A2FCF31434" ma:contentTypeVersion="14" ma:contentTypeDescription="Create a new document." ma:contentTypeScope="" ma:versionID="57d1ebfd4a0a126b908e8f913def3c86">
  <xsd:schema xmlns:xsd="http://www.w3.org/2001/XMLSchema" xmlns:xs="http://www.w3.org/2001/XMLSchema" xmlns:p="http://schemas.microsoft.com/office/2006/metadata/properties" xmlns:ns3="e24523c2-2d91-4eca-8d3a-78edd0b9db09" xmlns:ns4="286909d4-f286-4c30-b177-20841190af58" targetNamespace="http://schemas.microsoft.com/office/2006/metadata/properties" ma:root="true" ma:fieldsID="5fccdad75b6c16771f17cca54b3053a7" ns3:_="" ns4:_="">
    <xsd:import namespace="e24523c2-2d91-4eca-8d3a-78edd0b9db09"/>
    <xsd:import namespace="286909d4-f286-4c30-b177-20841190af5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4523c2-2d91-4eca-8d3a-78edd0b9db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909d4-f286-4c30-b177-20841190af58"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6EFF84-5BDA-4FE1-96F5-53077CBCC482}">
  <ds:schemaRefs>
    <ds:schemaRef ds:uri="http://schemas.microsoft.com/sharepoint/v3/contenttype/forms"/>
  </ds:schemaRefs>
</ds:datastoreItem>
</file>

<file path=customXml/itemProps2.xml><?xml version="1.0" encoding="utf-8"?>
<ds:datastoreItem xmlns:ds="http://schemas.openxmlformats.org/officeDocument/2006/customXml" ds:itemID="{29615B84-F35E-41FC-A2A7-4AF28D95FA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412C43C-1F31-432E-ACD1-B2DE92346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4523c2-2d91-4eca-8d3a-78edd0b9db09"/>
    <ds:schemaRef ds:uri="286909d4-f286-4c30-b177-20841190af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423</Words>
  <Characters>2414</Characters>
  <Application>Microsoft Office Word</Application>
  <DocSecurity>0</DocSecurity>
  <Lines>20</Lines>
  <Paragraphs>5</Paragraphs>
  <ScaleCrop>false</ScaleCrop>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Yongru Pan</dc:creator>
  <cp:keywords/>
  <dc:description/>
  <cp:lastModifiedBy>Yongru Pan</cp:lastModifiedBy>
  <cp:revision>8</cp:revision>
  <dcterms:created xsi:type="dcterms:W3CDTF">2022-02-24T20:08:00Z</dcterms:created>
  <dcterms:modified xsi:type="dcterms:W3CDTF">2022-02-26T03:00:00Z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0x010100245C52A8C1336842A93160A2FCF31434</vt:lpwstr>
  </property>
</Properties>
</file>